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Pre-Requisites: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Service-Name: You need to have a consistent service name, which is used throughout the process. We represent it as &lt;</w:t>
      </w:r>
      <w:r w:rsidDel="00000000" w:rsidR="00000000" w:rsidRPr="00000000">
        <w:rPr>
          <w:rtl w:val="0"/>
        </w:rPr>
        <w:t xml:space="preserve">service-name</w:t>
      </w:r>
      <w:r w:rsidDel="00000000" w:rsidR="00000000" w:rsidRPr="00000000">
        <w:rPr>
          <w:rtl w:val="0"/>
        </w:rPr>
        <w:t xml:space="preserve">&gt; throughout the document. 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Eg. fraud-detection-service.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b w:val="1"/>
        </w:rPr>
      </w:pPr>
      <w:r w:rsidDel="00000000" w:rsidR="00000000" w:rsidRPr="00000000">
        <w:rPr>
          <w:rtl w:val="0"/>
        </w:rPr>
        <w:t xml:space="preserve">Health Check Endpoint: </w:t>
      </w:r>
      <w:r w:rsidDel="00000000" w:rsidR="00000000" w:rsidRPr="00000000">
        <w:rPr>
          <w:b w:val="1"/>
          <w:rtl w:val="0"/>
        </w:rPr>
        <w:t xml:space="preserve">/health-check</w:t>
      </w:r>
    </w:p>
    <w:p w:rsidR="00000000" w:rsidDel="00000000" w:rsidP="00000000" w:rsidRDefault="00000000" w:rsidRPr="00000000" w14:paraId="00000007">
      <w:pPr>
        <w:pageBreakBefore w:val="0"/>
        <w:rPr>
          <w:b w:val="1"/>
        </w:rPr>
      </w:pPr>
      <w:r w:rsidDel="00000000" w:rsidR="00000000" w:rsidRPr="00000000">
        <w:rPr>
          <w:rtl w:val="0"/>
        </w:rPr>
        <w:t xml:space="preserve">App Port: </w:t>
      </w:r>
      <w:r w:rsidDel="00000000" w:rsidR="00000000" w:rsidRPr="00000000">
        <w:rPr>
          <w:b w:val="1"/>
          <w:rtl w:val="0"/>
        </w:rPr>
        <w:t xml:space="preserve">8080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Log File Location: </w:t>
      </w:r>
      <w:r w:rsidDel="00000000" w:rsidR="00000000" w:rsidRPr="00000000">
        <w:rPr>
          <w:b w:val="1"/>
          <w:rtl w:val="0"/>
        </w:rPr>
        <w:t xml:space="preserve">/var/log/&lt;service-name&gt;</w:t>
      </w:r>
      <w:r w:rsidDel="00000000" w:rsidR="00000000" w:rsidRPr="00000000">
        <w:rPr>
          <w:rtl w:val="0"/>
        </w:rPr>
        <w:t xml:space="preserve"> - The log file name doesn’t matter. All the logs present here will be tailed and sent to Graylog.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Logrotate logic should be handled in the application. There will be a default logrotate policy which runs daily, but it is encouraged to have log rotation by the application itself. 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Code Changes in Project for CI/CD - Refer PR (Java Spring Boot Project):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https://bitbucket.org/swigy/fraud-detection-service/pull-requests/2/adds-ci-cd-changes/diff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High Level Steps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Make the Service Properties Configurable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Adding Config Values to Consul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- Creating Jenkins Build Pipeline for Service (uses Debian Package)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Launch - Instances (only required the first time)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 - Job for Service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Adding Service to Kong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Make the Service Properties Configurable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rtl w:val="0"/>
        </w:rPr>
        <w:t xml:space="preserve">application.properties (in src/main/resources)</w:t>
      </w:r>
      <w:r w:rsidDel="00000000" w:rsidR="00000000" w:rsidRPr="00000000">
        <w:rPr>
          <w:rtl w:val="0"/>
        </w:rPr>
        <w:t xml:space="preserve"> and copy all the relevant properties for the service there. Once done, you can replace the actual values with placeholders. 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Eg. A property </w:t>
      </w:r>
      <w:r w:rsidDel="00000000" w:rsidR="00000000" w:rsidRPr="00000000">
        <w:rPr>
          <w:b w:val="1"/>
          <w:rtl w:val="0"/>
        </w:rPr>
        <w:t xml:space="preserve">delivery.mobileNoApi.host</w:t>
      </w:r>
      <w:r w:rsidDel="00000000" w:rsidR="00000000" w:rsidRPr="00000000">
        <w:rPr>
          <w:rtl w:val="0"/>
        </w:rPr>
        <w:t xml:space="preserve">=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http://de-api.swiggy.com</w:t>
        </w:r>
      </w:hyperlink>
      <w:r w:rsidDel="00000000" w:rsidR="00000000" w:rsidRPr="00000000">
        <w:rPr>
          <w:rtl w:val="0"/>
        </w:rPr>
        <w:t xml:space="preserve"> should be converted to </w:t>
      </w:r>
      <w:r w:rsidDel="00000000" w:rsidR="00000000" w:rsidRPr="00000000">
        <w:rPr>
          <w:b w:val="1"/>
          <w:rtl w:val="0"/>
        </w:rPr>
        <w:t xml:space="preserve">delivery.mobileNoApi.host</w:t>
      </w:r>
      <w:r w:rsidDel="00000000" w:rsidR="00000000" w:rsidRPr="00000000">
        <w:rPr>
          <w:rtl w:val="0"/>
        </w:rPr>
        <w:t xml:space="preserve">=${DELIVERY_MOBILENO_API_HOST} 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The values for these placeholders would be populated in the next step. 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Adding Config Values to Consul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Open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http://consul-prod.swiggyops.de/ui/swiggy-aws/kv/config/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First step is to create a folder for your service. Once folder is created, you can put key-value pairs for the placeholders. 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ins w:author="Priyank Karia" w:id="1" w:date="2018-11-20T11:20:20Z"/>
        </w:rPr>
      </w:pPr>
      <w:r w:rsidDel="00000000" w:rsidR="00000000" w:rsidRPr="00000000">
        <w:rPr>
          <w:rtl w:val="0"/>
        </w:rPr>
        <w:t xml:space="preserve">For creating a folder, click “CREATE”, and then add </w:t>
      </w:r>
      <w:r w:rsidDel="00000000" w:rsidR="00000000" w:rsidRPr="00000000">
        <w:rPr>
          <w:b w:val="1"/>
          <w:rtl w:val="0"/>
        </w:rPr>
        <w:t xml:space="preserve">&lt;service-name&gt;/ </w:t>
      </w:r>
      <w:r w:rsidDel="00000000" w:rsidR="00000000" w:rsidRPr="00000000">
        <w:rPr>
          <w:rtl w:val="0"/>
        </w:rPr>
        <w:t xml:space="preserve">(with a forward slash at the end, indicating a folder)</w:t>
      </w:r>
      <w:ins w:author="Priyank Karia" w:id="1" w:date="2018-11-20T11:20:2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21">
      <w:pPr>
        <w:pageBreakBefore w:val="0"/>
        <w:rPr>
          <w:ins w:author="Priyank Karia" w:id="1" w:date="2018-11-20T11:20:20Z"/>
        </w:rPr>
      </w:pPr>
      <w:ins w:author="Priyank Karia" w:id="1" w:date="2018-11-20T11:20:2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22">
      <w:pPr>
        <w:pageBreakBefore w:val="0"/>
        <w:rPr/>
      </w:pPr>
      <w:ins w:author="Priyank Karia" w:id="1" w:date="2018-11-20T11:20:20Z">
        <w:r w:rsidDel="00000000" w:rsidR="00000000" w:rsidRPr="00000000">
          <w:rPr>
            <w:rtl w:val="0"/>
          </w:rPr>
          <w:t xml:space="preserve">If your application needs command line arguments to run , create a key - JAVA_ARGS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ins w:author="Priyank Karia" w:id="2" w:date="2018-11-20T11:23:37Z"/>
        </w:rPr>
      </w:pPr>
      <w:ins w:author="Priyank Karia" w:id="2" w:date="2018-11-20T11:23:37Z">
        <w:r w:rsidDel="00000000" w:rsidR="00000000" w:rsidRPr="00000000">
          <w:rPr>
            <w:rtl w:val="0"/>
          </w:rPr>
          <w:t xml:space="preserve">And add arguments as value.</w:t>
        </w:r>
      </w:ins>
    </w:p>
    <w:p w:rsidR="00000000" w:rsidDel="00000000" w:rsidP="00000000" w:rsidRDefault="00000000" w:rsidRPr="00000000" w14:paraId="00000024">
      <w:pPr>
        <w:pageBreakBefore w:val="0"/>
        <w:rPr>
          <w:ins w:author="Priyank Karia" w:id="2" w:date="2018-11-20T11:23:37Z"/>
        </w:rPr>
      </w:pPr>
      <w:ins w:author="Priyank Karia" w:id="2" w:date="2018-11-20T11:23:37Z">
        <w:r w:rsidDel="00000000" w:rsidR="00000000" w:rsidRPr="00000000">
          <w:rPr>
            <w:rtl w:val="0"/>
          </w:rPr>
          <w:t xml:space="preserve">Eg - Key - JAVA_ARGS</w:t>
        </w:r>
      </w:ins>
    </w:p>
    <w:p w:rsidR="00000000" w:rsidDel="00000000" w:rsidP="00000000" w:rsidRDefault="00000000" w:rsidRPr="00000000" w14:paraId="00000025">
      <w:pPr>
        <w:pageBreakBefore w:val="0"/>
        <w:rPr/>
      </w:pPr>
      <w:ins w:author="Priyank Karia" w:id="2" w:date="2018-11-20T11:23:37Z">
        <w:r w:rsidDel="00000000" w:rsidR="00000000" w:rsidRPr="00000000">
          <w:rPr>
            <w:rtl w:val="0"/>
          </w:rPr>
          <w:t xml:space="preserve">        Value -  “-Dspring.profiles.active=default”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Once folder is created, go inside the folder, and add key-value pairs one by one using CREATE option. Note that key should not end with a / (forward slash), otherwise it would be treated as another folder. 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Once this is done for all the placeholders, this step is complete.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Creating Jenkins Build Pipeline for Service (uses Debian Package)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This step creates a Jenkins Pipeline for your service. 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Open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http://jenkins.swiggy.co:8080/</w:t>
        </w:r>
      </w:hyperlink>
      <w:r w:rsidDel="00000000" w:rsidR="00000000" w:rsidRPr="00000000">
        <w:rPr>
          <w:rtl w:val="0"/>
        </w:rPr>
        <w:t xml:space="preserve"> . We need to create a new Build Pipeline. Click on “New Item” from the left-hand-side menu. You need to fill 2 this on this page:</w:t>
      </w:r>
    </w:p>
    <w:p w:rsidR="00000000" w:rsidDel="00000000" w:rsidP="00000000" w:rsidRDefault="00000000" w:rsidRPr="00000000" w14:paraId="0000002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Name: The name of the pipeline should be </w:t>
      </w:r>
      <w:r w:rsidDel="00000000" w:rsidR="00000000" w:rsidRPr="00000000">
        <w:rPr>
          <w:b w:val="1"/>
          <w:rtl w:val="0"/>
        </w:rPr>
        <w:t xml:space="preserve">build-&lt;service-name&gt;</w:t>
      </w:r>
    </w:p>
    <w:p w:rsidR="00000000" w:rsidDel="00000000" w:rsidP="00000000" w:rsidRDefault="00000000" w:rsidRPr="00000000" w14:paraId="0000003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We also need to create a template for the Jenkins Job - You can Copy this from </w:t>
      </w:r>
      <w:r w:rsidDel="00000000" w:rsidR="00000000" w:rsidRPr="00000000">
        <w:rPr>
          <w:b w:val="1"/>
          <w:rtl w:val="0"/>
        </w:rPr>
        <w:t xml:space="preserve">fraud-detection-service</w:t>
      </w:r>
      <w:r w:rsidDel="00000000" w:rsidR="00000000" w:rsidRPr="00000000">
        <w:rPr>
          <w:rtl w:val="0"/>
        </w:rPr>
        <w:t xml:space="preserve">. (Search for </w:t>
      </w:r>
      <w:r w:rsidDel="00000000" w:rsidR="00000000" w:rsidRPr="00000000">
        <w:rPr>
          <w:b w:val="1"/>
          <w:rtl w:val="0"/>
        </w:rPr>
        <w:t xml:space="preserve">build-fraud-detection-service </w:t>
      </w:r>
      <w:r w:rsidDel="00000000" w:rsidR="00000000" w:rsidRPr="00000000">
        <w:rPr>
          <w:rtl w:val="0"/>
        </w:rPr>
        <w:t xml:space="preserve">in the search box at the bottom of the page. ) and then Click OK. </w:t>
      </w:r>
    </w:p>
    <w:p w:rsidR="00000000" w:rsidDel="00000000" w:rsidP="00000000" w:rsidRDefault="00000000" w:rsidRPr="00000000" w14:paraId="0000003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In the next Page, Uncheck Poll SCM option. Also, edit the pipeline script.</w:t>
      </w:r>
    </w:p>
    <w:p w:rsidR="00000000" w:rsidDel="00000000" w:rsidP="00000000" w:rsidRDefault="00000000" w:rsidRPr="00000000" w14:paraId="0000003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javaGradleBuildPipelineDeb {</w:t>
      </w:r>
    </w:p>
    <w:p w:rsidR="00000000" w:rsidDel="00000000" w:rsidP="00000000" w:rsidRDefault="00000000" w:rsidRPr="00000000" w14:paraId="0000003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branch = 'master'   </w:t>
        <w:tab/>
        <w:tab/>
        <w:tab/>
        <w:tab/>
        <w:tab/>
        <w:t xml:space="preserve">- the branch you’re deploying.</w:t>
      </w:r>
    </w:p>
    <w:p w:rsidR="00000000" w:rsidDel="00000000" w:rsidP="00000000" w:rsidRDefault="00000000" w:rsidRPr="00000000" w14:paraId="0000003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scmUrl = '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git@bitbucket.org</w:t>
        </w:r>
      </w:hyperlink>
      <w:r w:rsidDel="00000000" w:rsidR="00000000" w:rsidRPr="00000000">
        <w:rPr>
          <w:rtl w:val="0"/>
        </w:rPr>
        <w:t xml:space="preserve">:swigy/gandalf.git'      - repo url.</w:t>
      </w:r>
    </w:p>
    <w:p w:rsidR="00000000" w:rsidDel="00000000" w:rsidP="00000000" w:rsidRDefault="00000000" w:rsidRPr="00000000" w14:paraId="0000003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distId = 'gandalf-1.0.0-SNAPSHOT'</w:t>
        <w:tab/>
        <w:t xml:space="preserve">            - the jar name (inside build/libs)</w:t>
      </w:r>
    </w:p>
    <w:p w:rsidR="00000000" w:rsidDel="00000000" w:rsidP="00000000" w:rsidRDefault="00000000" w:rsidRPr="00000000" w14:paraId="0000003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artifactId = 'gandalf' </w:t>
        <w:tab/>
        <w:tab/>
        <w:tab/>
        <w:t xml:space="preserve">            - the &lt;service-name&gt;</w:t>
      </w:r>
    </w:p>
    <w:p w:rsidR="00000000" w:rsidDel="00000000" w:rsidP="00000000" w:rsidRDefault="00000000" w:rsidRPr="00000000" w14:paraId="0000003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distPath = 'build/libs'</w:t>
      </w:r>
    </w:p>
    <w:p w:rsidR="00000000" w:rsidDel="00000000" w:rsidP="00000000" w:rsidRDefault="00000000" w:rsidRPr="00000000" w14:paraId="0000003A">
      <w:pPr>
        <w:pageBreakBefore w:val="0"/>
        <w:ind w:left="0" w:firstLine="0"/>
        <w:rPr>
          <w:ins w:author="Deleted user" w:id="3" w:date="2018-10-31T09:26:02Z"/>
        </w:rPr>
      </w:pPr>
      <w:r w:rsidDel="00000000" w:rsidR="00000000" w:rsidRPr="00000000">
        <w:rPr>
          <w:rtl w:val="0"/>
        </w:rPr>
        <w:t xml:space="preserve">}</w:t>
      </w:r>
      <w:ins w:author="Deleted user" w:id="3" w:date="2018-10-31T09:26:0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3B">
      <w:pPr>
        <w:pageBreakBefore w:val="0"/>
        <w:ind w:left="0" w:firstLine="0"/>
        <w:rPr>
          <w:ins w:author="Deleted user" w:id="3" w:date="2018-10-31T09:26:02Z"/>
        </w:rPr>
      </w:pPr>
      <w:ins w:author="Deleted user" w:id="3" w:date="2018-10-31T09:26:02Z">
        <w:r w:rsidDel="00000000" w:rsidR="00000000" w:rsidRPr="00000000">
          <w:rPr>
            <w:rtl w:val="0"/>
          </w:rPr>
          <w:t xml:space="preserve">For maven projects - </w:t>
        </w:r>
      </w:ins>
    </w:p>
    <w:p w:rsidR="00000000" w:rsidDel="00000000" w:rsidP="00000000" w:rsidRDefault="00000000" w:rsidRPr="00000000" w14:paraId="0000003C">
      <w:pPr>
        <w:pageBreakBefore w:val="0"/>
        <w:ind w:left="0" w:firstLine="0"/>
        <w:rPr>
          <w:ins w:author="Deleted user" w:id="3" w:date="2018-10-31T09:26:02Z"/>
        </w:rPr>
      </w:pPr>
      <w:ins w:author="Deleted user" w:id="3" w:date="2018-10-31T09:26:0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3D">
      <w:pPr>
        <w:pageBreakBefore w:val="0"/>
        <w:spacing w:before="160" w:lineRule="auto"/>
        <w:rPr>
          <w:ins w:author="Deleted user" w:id="3" w:date="2018-10-31T09:26:02Z"/>
        </w:rPr>
      </w:pPr>
      <w:ins w:author="Deleted user" w:id="3" w:date="2018-10-31T09:26:02Z">
        <w:r w:rsidDel="00000000" w:rsidR="00000000" w:rsidRPr="00000000">
          <w:rPr>
            <w:rtl w:val="0"/>
          </w:rPr>
          <w:t xml:space="preserve">javaMavenBuildPipeline {</w:t>
          <w:br w:type="textWrapping"/>
          <w:t xml:space="preserve">branch = 'master’</w:t>
          <w:br w:type="textWrapping"/>
          <w:t xml:space="preserve">scmUrl = 'git@</w:t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"http://bitbucket.org/"</w:instrText>
        </w:r>
        <w:r w:rsidDel="00000000" w:rsidR="00000000" w:rsidRPr="00000000">
          <w:fldChar w:fldCharType="separate"/>
        </w:r>
        <w:r w:rsidDel="00000000" w:rsidR="00000000" w:rsidRPr="00000000">
          <w:rPr>
            <w:rtl w:val="0"/>
          </w:rPr>
          <w:t xml:space="preserve">bitbucket.org</w:t>
        </w:r>
        <w:r w:rsidDel="00000000" w:rsidR="00000000" w:rsidRPr="00000000">
          <w:fldChar w:fldCharType="end"/>
        </w:r>
        <w:r w:rsidDel="00000000" w:rsidR="00000000" w:rsidRPr="00000000">
          <w:rPr>
            <w:rtl w:val="0"/>
          </w:rPr>
          <w:t xml:space="preserve">:swigy/&lt;servicename&gt;.git'</w:t>
          <w:br w:type="textWrapping"/>
          <w:t xml:space="preserve">distId = 'servicename-1.0.0-SNAPSHOT'</w:t>
          <w:br w:type="textWrapping"/>
          <w:t xml:space="preserve">artifactId = 'servicename'</w:t>
          <w:br w:type="textWrapping"/>
          <w:t xml:space="preserve">distPath = 'target/'</w:t>
          <w:br w:type="textWrapping"/>
          <w:t xml:space="preserve">}</w:t>
        </w:r>
      </w:ins>
    </w:p>
    <w:p w:rsidR="00000000" w:rsidDel="00000000" w:rsidP="00000000" w:rsidRDefault="00000000" w:rsidRPr="00000000" w14:paraId="0000003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Apply &amp; Save. - We now have a build pipeline for our project.</w:t>
      </w:r>
    </w:p>
    <w:p w:rsidR="00000000" w:rsidDel="00000000" w:rsidP="00000000" w:rsidRDefault="00000000" w:rsidRPr="00000000" w14:paraId="0000004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Launch - Instances</w:t>
      </w:r>
    </w:p>
    <w:p w:rsidR="00000000" w:rsidDel="00000000" w:rsidP="00000000" w:rsidRDefault="00000000" w:rsidRPr="00000000" w14:paraId="0000004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Note- This is needed only for the first time we want to launch instances.</w:t>
      </w:r>
    </w:p>
    <w:p w:rsidR="00000000" w:rsidDel="00000000" w:rsidP="00000000" w:rsidRDefault="00000000" w:rsidRPr="00000000" w14:paraId="0000004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Go to Jenkins home page -&gt; </w:t>
      </w:r>
      <w:r w:rsidDel="00000000" w:rsidR="00000000" w:rsidRPr="00000000">
        <w:rPr>
          <w:b w:val="1"/>
          <w:rtl w:val="0"/>
        </w:rPr>
        <w:t xml:space="preserve">launch</w:t>
      </w:r>
      <w:r w:rsidDel="00000000" w:rsidR="00000000" w:rsidRPr="00000000">
        <w:rPr>
          <w:rtl w:val="0"/>
        </w:rPr>
        <w:t xml:space="preserve"> tab -&gt; launch-instances-v1 -&gt; Build with Parameters. </w:t>
      </w:r>
    </w:p>
    <w:p w:rsidR="00000000" w:rsidDel="00000000" w:rsidP="00000000" w:rsidRDefault="00000000" w:rsidRPr="00000000" w14:paraId="0000004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service_name - This should be &lt;service-name&gt;. Once the build is complete (prev. step), take the build version from console output, and paste it here. </w:t>
      </w:r>
    </w:p>
    <w:p w:rsidR="00000000" w:rsidDel="00000000" w:rsidP="00000000" w:rsidRDefault="00000000" w:rsidRPr="00000000" w14:paraId="0000004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pod - This should be </w:t>
      </w:r>
      <w:r w:rsidDel="00000000" w:rsidR="00000000" w:rsidRPr="00000000">
        <w:rPr>
          <w:b w:val="1"/>
          <w:rtl w:val="0"/>
        </w:rPr>
        <w:t xml:space="preserve">ff </w:t>
      </w:r>
      <w:r w:rsidDel="00000000" w:rsidR="00000000" w:rsidRPr="00000000">
        <w:rPr>
          <w:rtl w:val="0"/>
        </w:rPr>
        <w:t xml:space="preserve">(We’ll get deployment notifications in </w:t>
      </w:r>
      <w:r w:rsidDel="00000000" w:rsidR="00000000" w:rsidRPr="00000000">
        <w:rPr>
          <w:b w:val="1"/>
          <w:rtl w:val="0"/>
        </w:rPr>
        <w:t xml:space="preserve">#deploy-&lt;pod&gt; </w:t>
      </w:r>
      <w:r w:rsidDel="00000000" w:rsidR="00000000" w:rsidRPr="00000000">
        <w:rPr>
          <w:rtl w:val="0"/>
        </w:rPr>
        <w:t xml:space="preserve">channel)</w:t>
      </w:r>
    </w:p>
    <w:p w:rsidR="00000000" w:rsidDel="00000000" w:rsidP="00000000" w:rsidRDefault="00000000" w:rsidRPr="00000000" w14:paraId="0000004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instance_count - No. of instances you want. </w:t>
      </w:r>
    </w:p>
    <w:p w:rsidR="00000000" w:rsidDel="00000000" w:rsidP="00000000" w:rsidRDefault="00000000" w:rsidRPr="00000000" w14:paraId="0000004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The instance names in EC2 would be in the format: &lt;pod&gt;-&lt;environment&gt;-&lt;service-name&gt;-&lt;instance_number&gt;</w:t>
      </w:r>
    </w:p>
    <w:p w:rsidR="00000000" w:rsidDel="00000000" w:rsidP="00000000" w:rsidRDefault="00000000" w:rsidRPr="00000000" w14:paraId="0000004A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843338" cy="465635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4656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ind w:left="0" w:firstLine="0"/>
        <w:rPr/>
      </w:pPr>
      <w:r w:rsidDel="00000000" w:rsidR="00000000" w:rsidRPr="00000000">
        <w:rPr>
          <w:u w:val="single"/>
          <w:rtl w:val="0"/>
        </w:rPr>
        <w:t xml:space="preserve">Deploy - Job for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Partial Deploy -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http://jenkins.swiggy.co:8080/view/deploy/job/partial-deploy-v1/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We need the &lt;service-name&gt;, build version, and a host name for this. The code will be deployed on that host, and will be taken out of rotation in Kong. 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Full Deploy - Once testing/sanity is done on the above host, go to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http://jenkins.swiggy.co:8080/view/deploy/job/deploy-v1/</w:t>
        </w:r>
      </w:hyperlink>
      <w:r w:rsidDel="00000000" w:rsidR="00000000" w:rsidRPr="00000000">
        <w:rPr>
          <w:rtl w:val="0"/>
        </w:rPr>
        <w:t xml:space="preserve"> for full deployment. </w:t>
      </w:r>
    </w:p>
    <w:p w:rsidR="00000000" w:rsidDel="00000000" w:rsidP="00000000" w:rsidRDefault="00000000" w:rsidRPr="00000000" w14:paraId="0000005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Adding Service to Kong</w:t>
      </w:r>
    </w:p>
    <w:p w:rsidR="00000000" w:rsidDel="00000000" w:rsidP="00000000" w:rsidRDefault="00000000" w:rsidRPr="00000000" w14:paraId="0000005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When instances are launched, they are added as Upstream in Kong. Find your service under &lt;service-name&gt; here: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http://kingkong.swiggyops.de/upstreams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Now, we need to add the service definition, routes, relevant plugins in Kong. Open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http://kingkong.swiggyops.de/services</w:t>
        </w:r>
      </w:hyperlink>
      <w:r w:rsidDel="00000000" w:rsidR="00000000" w:rsidRPr="00000000">
        <w:rPr>
          <w:rtl w:val="0"/>
        </w:rPr>
        <w:t xml:space="preserve"> - Click Add Service - Name is &lt;service-name&gt;, Host is Upstream Server name. Reduce the timeouts to a meaningful number, and save. </w:t>
      </w:r>
    </w:p>
    <w:p w:rsidR="00000000" w:rsidDel="00000000" w:rsidP="00000000" w:rsidRDefault="00000000" w:rsidRPr="00000000" w14:paraId="0000005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Next, we need to add Routes - </w:t>
      </w:r>
    </w:p>
    <w:p w:rsidR="00000000" w:rsidDel="00000000" w:rsidP="00000000" w:rsidRDefault="00000000" w:rsidRPr="00000000" w14:paraId="0000005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Plugins - Add prometheus.</w:t>
      </w:r>
    </w:p>
    <w:p w:rsidR="00000000" w:rsidDel="00000000" w:rsidP="00000000" w:rsidRDefault="00000000" w:rsidRPr="00000000" w14:paraId="0000005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Done. </w:t>
      </w:r>
    </w:p>
    <w:p w:rsidR="00000000" w:rsidDel="00000000" w:rsidP="00000000" w:rsidRDefault="00000000" w:rsidRPr="00000000" w14:paraId="0000005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ind w:left="0" w:firstLine="0"/>
        <w:rPr/>
      </w:pPr>
      <w:r w:rsidDel="00000000" w:rsidR="00000000" w:rsidRPr="00000000">
        <w:rPr>
          <w:b w:val="1"/>
          <w:rtl w:val="0"/>
        </w:rPr>
        <w:t xml:space="preserve">SSH Access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If you need SSH access to boxes, use can use the job: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http://jenkins.swiggy.co:8080/view/ssh-access/job/ssh-access/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To give you ssh access to any production box,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Click on “Build With Parameters” on left panel. And then provide the required list of comma separated machine names(e.g. ff-prod-fraud-detection-service-1.swiggy.prod,ff-prod-fraud-detection-service.swiggy.prod) and your ssh </w:t>
      </w:r>
      <w:r w:rsidDel="00000000" w:rsidR="00000000" w:rsidRPr="00000000">
        <w:rPr>
          <w:b w:val="1"/>
          <w:sz w:val="28"/>
          <w:szCs w:val="2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key (~/.ssh/id_rsa.pub). Click on Build.</w:t>
      </w:r>
    </w:p>
    <w:p w:rsidR="00000000" w:rsidDel="00000000" w:rsidP="00000000" w:rsidRDefault="00000000" w:rsidRPr="00000000" w14:paraId="0000006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ind w:left="0" w:firstLine="0"/>
        <w:rPr>
          <w:b w:val="1"/>
        </w:rPr>
      </w:pPr>
      <w:commentRangeStart w:id="0"/>
      <w:r w:rsidDel="00000000" w:rsidR="00000000" w:rsidRPr="00000000">
        <w:rPr>
          <w:b w:val="1"/>
          <w:rtl w:val="0"/>
        </w:rPr>
        <w:t xml:space="preserve">Common Use-cases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Listing down the high level steps for some common use-cases.</w:t>
      </w:r>
    </w:p>
    <w:p w:rsidR="00000000" w:rsidDel="00000000" w:rsidP="00000000" w:rsidRDefault="00000000" w:rsidRPr="00000000" w14:paraId="00000064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 Release: Merge to master, Build, Deploy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value of a config (eg. a timeout value) without any code change -&gt; Change config value Consul, use: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http://jenkins.swiggy.co:8080/view/restart/job/restart-config-v1/</w:t>
        </w:r>
      </w:hyperlink>
      <w:r w:rsidDel="00000000" w:rsidR="00000000" w:rsidRPr="00000000">
        <w:rPr>
          <w:rtl w:val="0"/>
        </w:rPr>
        <w:t xml:space="preserve"> to restart the apps to reflect the config.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Reverting a release: Use prev. build version (which is stable), and then partial deploy/ full deploy. 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2"/>
        </w:numPr>
        <w:ind w:left="720" w:hanging="360"/>
        <w:rPr>
          <w:ins w:author="Deleted user" w:id="4" w:date="2020-12-11T04:05:51Z"/>
          <w:u w:val="none"/>
        </w:rPr>
      </w:pPr>
      <w:r w:rsidDel="00000000" w:rsidR="00000000" w:rsidRPr="00000000">
        <w:rPr>
          <w:rtl w:val="0"/>
        </w:rPr>
        <w:t xml:space="preserve">Rolling Restart a service (eg. possibly a memory leak etc. ) - Use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http://jenkins.swiggy.co:8080/view/restart/job/restart-v1/</w:t>
        </w:r>
      </w:hyperlink>
      <w:ins w:author="Deleted user" w:id="4" w:date="2020-12-11T04:05:5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69">
      <w:pPr>
        <w:pageBreakBefore w:val="0"/>
        <w:numPr>
          <w:ilvl w:val="0"/>
          <w:numId w:val="2"/>
        </w:numPr>
        <w:ind w:left="720" w:hanging="360"/>
        <w:rPr>
          <w:ins w:author="Deleted user" w:id="4" w:date="2020-12-11T04:05:51Z"/>
          <w:u w:val="none"/>
        </w:rPr>
      </w:pPr>
      <w:ins w:author="Deleted user" w:id="4" w:date="2020-12-11T04:05:51Z">
        <w:r w:rsidDel="00000000" w:rsidR="00000000" w:rsidRPr="00000000">
          <w:rPr>
            <w:color w:val="1155cc"/>
            <w:u w:val="single"/>
            <w:rtl w:val="0"/>
          </w:rPr>
          <w:t xml:space="preserve">What to do when you get this error:</w:t>
        </w:r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  <w:r w:rsidDel="00000000" w:rsidR="00000000" w:rsidRPr="00000000">
          <w:rPr>
            <w:color w:val="1155cc"/>
            <w:u w:val="single"/>
            <w:rtl w:val="0"/>
          </w:rPr>
          <w:t xml:space="preserve">Another deployment is in progress</w:t>
        </w:r>
        <w:r w:rsidDel="00000000" w:rsidR="00000000" w:rsidRPr="00000000">
          <w:rPr>
            <w:color w:val="1155cc"/>
            <w:u w:val="single"/>
            <w:rtl w:val="0"/>
          </w:rPr>
          <w:t xml:space="preserve"> in partial deploy job. </w:t>
        </w:r>
      </w:ins>
    </w:p>
    <w:p w:rsidR="00000000" w:rsidDel="00000000" w:rsidP="00000000" w:rsidRDefault="00000000" w:rsidRPr="00000000" w14:paraId="0000006A">
      <w:pPr>
        <w:pageBreakBefore w:val="0"/>
        <w:numPr>
          <w:ilvl w:val="1"/>
          <w:numId w:val="2"/>
        </w:numPr>
        <w:ind w:left="1440" w:hanging="360"/>
        <w:rPr>
          <w:u w:val="none"/>
          <w:rPrChange w:author="Deleted user" w:id="6" w:date="2020-12-11T04:06:38Z">
            <w:rPr>
              <w:u w:val="none"/>
            </w:rPr>
          </w:rPrChange>
        </w:rPr>
        <w:pPrChange w:author="Deleted user" w:id="0" w:date="2020-12-11T04:06:38Z">
          <w:pPr>
            <w:pageBreakBefore w:val="0"/>
            <w:numPr>
              <w:ilvl w:val="0"/>
              <w:numId w:val="2"/>
            </w:numPr>
            <w:ind w:left="720" w:hanging="360"/>
          </w:pPr>
        </w:pPrChange>
      </w:pPr>
      <w:ins w:author="Deleted user" w:id="4" w:date="2020-12-11T04:05:51Z">
        <w:r w:rsidDel="00000000" w:rsidR="00000000" w:rsidRPr="00000000">
          <w:rPr>
            <w:color w:val="1155cc"/>
            <w:u w:val="single"/>
            <w:rtl w:val="0"/>
          </w:rPr>
          <w:t xml:space="preserve">Need to abort the same with &lt;servicename&gt; used above and run this pipeline: </w:t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"http://jenkins.swiggy.co:8080/job/abort-deploy-v1/"</w:instrText>
        </w:r>
        <w:r w:rsidDel="00000000" w:rsidR="00000000" w:rsidRPr="00000000">
          <w:fldChar w:fldCharType="separate"/>
        </w:r>
        <w:r w:rsidDel="00000000" w:rsidR="00000000" w:rsidRPr="00000000">
          <w:rPr>
            <w:color w:val="1155cc"/>
            <w:highlight w:val="white"/>
            <w:u w:val="single"/>
            <w:rtl w:val="0"/>
            <w:rPrChange w:author="Deleted user" w:id="5" w:date="2020-12-11T04:07:31Z">
              <w:rPr>
                <w:color w:val="1155cc"/>
                <w:u w:val="single"/>
              </w:rPr>
            </w:rPrChange>
          </w:rPr>
          <w:t xml:space="preserve">http://jenkins.swiggy.co:8080/job/abort-deploy-v1/</w:t>
        </w:r>
        <w:r w:rsidDel="00000000" w:rsidR="00000000" w:rsidRPr="00000000">
          <w:fldChar w:fldCharType="end"/>
        </w:r>
        <w:r w:rsidDel="00000000" w:rsidR="00000000" w:rsidRPr="00000000">
          <w:rPr>
            <w:color w:val="1155cc"/>
            <w:highlight w:val="white"/>
            <w:u w:val="single"/>
            <w:rtl w:val="0"/>
            <w:rPrChange w:author="Deleted user" w:id="5" w:date="2020-12-11T04:07:31Z">
              <w:rPr>
                <w:color w:val="1155cc"/>
                <w:u w:val="single"/>
              </w:rPr>
            </w:rPrChange>
          </w:rPr>
          <w:t xml:space="preserve">.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5840" w:w="12240" w:orient="portrait"/>
      <w:pgMar w:bottom="1440" w:top="1440" w:left="1440" w:right="1440" w:header="0" w:footer="720"/>
      <w:pgNumType w:start="1"/>
      <w:sectPrChange w:author="Shri Nath Agarwal" w:id="0" w:date="2020-01-13T08:37:29Z">
        <w:sectPr w:rsidR="000000" w:rsidDel="000000" w:rsidRPr="000000" w:rsidSect="000000">
          <w:pgMar w:bottom="1440" w:top="1440" w:left="1440" w:right="1440" w:header="0" w:footer="720"/>
          <w:pgNumType w:start="1"/>
          <w:pgSz w:h="15840" w:w="12240" w:orient="portrait"/>
        </w:sectPr>
      </w:sectPrChange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Deleted user" w:id="0" w:date="2018-09-05T06:41:24Z"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ns w:author="Shri Nath Agarwal" w:id="7" w:date="2020-01-13T08:37:29Z"/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ins w:author="Shri Nath Agarwal" w:id="7" w:date="2020-01-13T08:37:29Z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what's the recommended way to upgrade instance type for a service in future?</w:t>
        </w:r>
      </w:ins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E">
    <w:pPr>
      <w:pageBreakBefore w:val="0"/>
      <w:rPr>
        <w:ins w:author="Shri Nath Agarwal" w:id="7" w:date="2020-01-13T08:37:29Z"/>
      </w:rPr>
    </w:pPr>
    <w:ins w:author="Shri Nath Agarwal" w:id="7" w:date="2020-01-13T08:37:29Z">
      <w:r w:rsidDel="00000000" w:rsidR="00000000" w:rsidRPr="00000000">
        <w:rPr>
          <w:rtl w:val="0"/>
        </w:rPr>
      </w:r>
    </w:ins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D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mailto:git@bitbucket.org" TargetMode="External"/><Relationship Id="rId10" Type="http://schemas.openxmlformats.org/officeDocument/2006/relationships/hyperlink" Target="http://jenkins.swiggy.co:8080/" TargetMode="External"/><Relationship Id="rId21" Type="http://schemas.openxmlformats.org/officeDocument/2006/relationships/footer" Target="footer1.xml"/><Relationship Id="rId13" Type="http://schemas.openxmlformats.org/officeDocument/2006/relationships/hyperlink" Target="http://jenkins.swiggy.co:8080/view/deploy/job/partial-deploy-v1/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://consul-prod.swiggyops.de/ui/swiggy-aws/kv/config/" TargetMode="External"/><Relationship Id="rId15" Type="http://schemas.openxmlformats.org/officeDocument/2006/relationships/hyperlink" Target="http://kingkong.swiggyops.de/upstreams" TargetMode="External"/><Relationship Id="rId14" Type="http://schemas.openxmlformats.org/officeDocument/2006/relationships/hyperlink" Target="http://jenkins.swiggy.co:8080/view/deploy/job/deploy-v1/" TargetMode="External"/><Relationship Id="rId17" Type="http://schemas.openxmlformats.org/officeDocument/2006/relationships/hyperlink" Target="http://jenkins.swiggy.co:8080/view/ssh-access/job/ssh-access/" TargetMode="External"/><Relationship Id="rId16" Type="http://schemas.openxmlformats.org/officeDocument/2006/relationships/hyperlink" Target="http://kingkong.swiggyops.de/services" TargetMode="External"/><Relationship Id="rId5" Type="http://schemas.openxmlformats.org/officeDocument/2006/relationships/numbering" Target="numbering.xml"/><Relationship Id="rId19" Type="http://schemas.openxmlformats.org/officeDocument/2006/relationships/hyperlink" Target="http://jenkins.swiggy.co:8080/view/restart/job/restart-v1/" TargetMode="External"/><Relationship Id="rId6" Type="http://schemas.openxmlformats.org/officeDocument/2006/relationships/styles" Target="styles.xml"/><Relationship Id="rId18" Type="http://schemas.openxmlformats.org/officeDocument/2006/relationships/hyperlink" Target="http://jenkins.swiggy.co:8080/view/restart/job/restart-config-v1/" TargetMode="External"/><Relationship Id="rId7" Type="http://schemas.openxmlformats.org/officeDocument/2006/relationships/hyperlink" Target="https://bitbucket.org/swigy/fraud-detection-service/pull-requests/2/adds-ci-cd-changes/diff" TargetMode="External"/><Relationship Id="rId8" Type="http://schemas.openxmlformats.org/officeDocument/2006/relationships/hyperlink" Target="http://de-api.swigg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